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4065E5" w14:textId="5617F233" w:rsidR="00135435" w:rsidRPr="00BD4150" w:rsidRDefault="00106578" w:rsidP="000F3C2B">
      <w:pPr>
        <w:pStyle w:val="Titre2"/>
        <w:rPr>
          <w:rFonts w:asciiTheme="minorHAnsi" w:hAnsiTheme="minorHAnsi"/>
          <w:sz w:val="22"/>
          <w:szCs w:val="22"/>
        </w:rPr>
      </w:pPr>
      <w:r w:rsidRPr="00BD4150">
        <w:rPr>
          <w:rFonts w:asciiTheme="minorHAnsi" w:hAnsiTheme="minorHAnsi"/>
          <w:sz w:val="22"/>
          <w:szCs w:val="22"/>
        </w:rPr>
        <w:t xml:space="preserve">Talk: </w:t>
      </w:r>
      <w:r w:rsidR="00A11523" w:rsidRPr="00BD4150">
        <w:rPr>
          <w:rFonts w:asciiTheme="minorHAnsi" w:hAnsiTheme="minorHAnsi"/>
          <w:sz w:val="22"/>
          <w:szCs w:val="22"/>
        </w:rPr>
        <w:t>The replication crisis and how you can help</w:t>
      </w:r>
      <w:bookmarkStart w:id="0" w:name="_GoBack"/>
      <w:bookmarkEnd w:id="0"/>
    </w:p>
    <w:p w14:paraId="3804D449" w14:textId="5FA2B54F" w:rsidR="00982369" w:rsidRPr="00BD4150" w:rsidRDefault="00982369">
      <w:pPr>
        <w:rPr>
          <w:rFonts w:cstheme="minorHAnsi"/>
        </w:rPr>
      </w:pPr>
      <w:r w:rsidRPr="00BD4150">
        <w:rPr>
          <w:rFonts w:cstheme="minorHAnsi"/>
        </w:rPr>
        <w:t xml:space="preserve">Egor Katkov </w:t>
      </w:r>
      <w:r w:rsidR="00BD4150">
        <w:rPr>
          <w:rFonts w:cstheme="minorHAnsi"/>
        </w:rPr>
        <w:t xml:space="preserve">and </w:t>
      </w:r>
      <w:r w:rsidRPr="00BD4150">
        <w:rPr>
          <w:rFonts w:cstheme="minorHAnsi"/>
        </w:rPr>
        <w:t>Rebecca Garner</w:t>
      </w:r>
    </w:p>
    <w:p w14:paraId="5086ACFE" w14:textId="55C2EA21" w:rsidR="00E961AF" w:rsidRPr="00027C0A" w:rsidRDefault="00441943">
      <w:pPr>
        <w:rPr>
          <w:rFonts w:cstheme="minorHAnsi"/>
          <w:lang w:val="en-US"/>
          <w:rPrChange w:id="1" w:author="Benoit, Pierre-Olivier" w:date="2019-09-30T15:58:00Z">
            <w:rPr>
              <w:rFonts w:cstheme="minorHAnsi"/>
              <w:lang w:val="fr-CA"/>
            </w:rPr>
          </w:rPrChange>
        </w:rPr>
      </w:pPr>
      <w:r w:rsidRPr="00BD4150">
        <w:rPr>
          <w:rFonts w:cstheme="minorHAnsi"/>
        </w:rPr>
        <w:t>We are</w:t>
      </w:r>
      <w:r w:rsidR="009F4BAA" w:rsidRPr="00BD4150">
        <w:rPr>
          <w:rFonts w:cstheme="minorHAnsi"/>
        </w:rPr>
        <w:t xml:space="preserve"> </w:t>
      </w:r>
      <w:r w:rsidR="00657648" w:rsidRPr="00BD4150">
        <w:rPr>
          <w:rFonts w:cstheme="minorHAnsi"/>
        </w:rPr>
        <w:t>amid</w:t>
      </w:r>
      <w:r w:rsidRPr="00BD4150">
        <w:rPr>
          <w:rFonts w:cstheme="minorHAnsi"/>
        </w:rPr>
        <w:t xml:space="preserve"> a replication crisis.</w:t>
      </w:r>
      <w:r w:rsidR="009F4BAA" w:rsidRPr="00BD4150">
        <w:rPr>
          <w:rFonts w:cstheme="minorHAnsi"/>
        </w:rPr>
        <w:t xml:space="preserve"> Scientists are being pushed to produce novel findings</w:t>
      </w:r>
      <w:ins w:id="2" w:author="Benoit, Pierre-Olivier" w:date="2019-09-30T15:29:00Z">
        <w:r w:rsidR="00ED1A57">
          <w:rPr>
            <w:rFonts w:cstheme="minorHAnsi"/>
          </w:rPr>
          <w:t>, often</w:t>
        </w:r>
      </w:ins>
      <w:r w:rsidR="009F4BAA" w:rsidRPr="00BD4150">
        <w:rPr>
          <w:rFonts w:cstheme="minorHAnsi"/>
        </w:rPr>
        <w:t xml:space="preserve"> </w:t>
      </w:r>
      <w:r w:rsidR="00657648" w:rsidRPr="00BD4150">
        <w:rPr>
          <w:rFonts w:cstheme="minorHAnsi"/>
        </w:rPr>
        <w:t>without ensuring that the foundations are sound</w:t>
      </w:r>
      <w:r w:rsidR="00A11523" w:rsidRPr="00BD4150">
        <w:rPr>
          <w:rFonts w:cstheme="minorHAnsi"/>
        </w:rPr>
        <w:t xml:space="preserve">. </w:t>
      </w:r>
      <w:r w:rsidR="00657648" w:rsidRPr="00BD4150">
        <w:rPr>
          <w:rFonts w:cstheme="minorHAnsi"/>
        </w:rPr>
        <w:t>Indeed,</w:t>
      </w:r>
      <w:r w:rsidR="00A11523" w:rsidRPr="00BD4150">
        <w:rPr>
          <w:rFonts w:cstheme="minorHAnsi"/>
        </w:rPr>
        <w:t xml:space="preserve"> </w:t>
      </w:r>
      <w:ins w:id="3" w:author="Benoit, Pierre-Olivier" w:date="2019-09-30T15:23:00Z">
        <w:r w:rsidR="00ED1A57">
          <w:rPr>
            <w:rFonts w:cstheme="minorHAnsi"/>
          </w:rPr>
          <w:t xml:space="preserve">we </w:t>
        </w:r>
      </w:ins>
      <w:r w:rsidR="00A11523" w:rsidRPr="00BD4150">
        <w:rPr>
          <w:rFonts w:cstheme="minorHAnsi"/>
        </w:rPr>
        <w:t xml:space="preserve">are now discovering that </w:t>
      </w:r>
      <w:r w:rsidR="00657648" w:rsidRPr="00BD4150">
        <w:rPr>
          <w:rFonts w:cstheme="minorHAnsi"/>
        </w:rPr>
        <w:t xml:space="preserve">in several areas of research, </w:t>
      </w:r>
      <w:r w:rsidR="00A11523" w:rsidRPr="00BD4150">
        <w:rPr>
          <w:rFonts w:cstheme="minorHAnsi"/>
        </w:rPr>
        <w:t xml:space="preserve">many studies </w:t>
      </w:r>
      <w:r w:rsidR="00657648" w:rsidRPr="00BD4150">
        <w:rPr>
          <w:rFonts w:cstheme="minorHAnsi"/>
        </w:rPr>
        <w:t>cannot</w:t>
      </w:r>
      <w:r w:rsidR="00A11523" w:rsidRPr="00BD4150">
        <w:rPr>
          <w:rFonts w:cstheme="minorHAnsi"/>
        </w:rPr>
        <w:t xml:space="preserve"> </w:t>
      </w:r>
      <w:ins w:id="4" w:author="Benoit, Pierre-Olivier" w:date="2019-09-30T15:23:00Z">
        <w:r w:rsidR="00ED1A57">
          <w:rPr>
            <w:rFonts w:cstheme="minorHAnsi"/>
          </w:rPr>
          <w:t>be</w:t>
        </w:r>
      </w:ins>
      <w:del w:id="5" w:author="Benoit, Pierre-Olivier" w:date="2019-09-30T15:23:00Z">
        <w:r w:rsidR="00A11523" w:rsidRPr="00BD4150" w:rsidDel="00ED1A57">
          <w:rPr>
            <w:rFonts w:cstheme="minorHAnsi"/>
          </w:rPr>
          <w:delText>not</w:delText>
        </w:r>
      </w:del>
      <w:r w:rsidR="00A11523" w:rsidRPr="00BD4150">
        <w:rPr>
          <w:rFonts w:cstheme="minorHAnsi"/>
        </w:rPr>
        <w:t xml:space="preserve"> replica</w:t>
      </w:r>
      <w:ins w:id="6" w:author="Benoit, Pierre-Olivier" w:date="2019-09-30T15:23:00Z">
        <w:r w:rsidR="00ED1A57">
          <w:rPr>
            <w:rFonts w:cstheme="minorHAnsi"/>
          </w:rPr>
          <w:t>ted</w:t>
        </w:r>
      </w:ins>
      <w:del w:id="7" w:author="Benoit, Pierre-Olivier" w:date="2019-09-30T15:23:00Z">
        <w:r w:rsidR="00A11523" w:rsidRPr="00BD4150" w:rsidDel="00ED1A57">
          <w:rPr>
            <w:rFonts w:cstheme="minorHAnsi"/>
          </w:rPr>
          <w:delText>ble</w:delText>
        </w:r>
      </w:del>
      <w:r w:rsidR="00A11523" w:rsidRPr="00BD4150">
        <w:rPr>
          <w:rFonts w:cstheme="minorHAnsi"/>
        </w:rPr>
        <w:t xml:space="preserve">. The reasons for this are multiple, ranging from </w:t>
      </w:r>
      <w:r w:rsidR="00E961AF" w:rsidRPr="00BD4150">
        <w:rPr>
          <w:rFonts w:cstheme="minorHAnsi"/>
        </w:rPr>
        <w:t xml:space="preserve">pure </w:t>
      </w:r>
      <w:r w:rsidR="00A11523" w:rsidRPr="00BD4150">
        <w:rPr>
          <w:rFonts w:cstheme="minorHAnsi"/>
        </w:rPr>
        <w:t>chance, to incorrect experimental design and analysis</w:t>
      </w:r>
      <w:r w:rsidR="00E961AF" w:rsidRPr="00BD4150">
        <w:rPr>
          <w:rFonts w:cstheme="minorHAnsi"/>
        </w:rPr>
        <w:t xml:space="preserve">, </w:t>
      </w:r>
      <w:r w:rsidR="00A11523" w:rsidRPr="00BD4150">
        <w:rPr>
          <w:rFonts w:cstheme="minorHAnsi"/>
        </w:rPr>
        <w:t xml:space="preserve">to </w:t>
      </w:r>
      <w:r w:rsidR="00E961AF" w:rsidRPr="00BD4150">
        <w:rPr>
          <w:rFonts w:cstheme="minorHAnsi"/>
        </w:rPr>
        <w:t>scientific misconduct</w:t>
      </w:r>
      <w:r w:rsidR="00A11523" w:rsidRPr="00BD4150">
        <w:rPr>
          <w:rFonts w:cstheme="minorHAnsi"/>
        </w:rPr>
        <w:t>.</w:t>
      </w:r>
      <w:r w:rsidR="00E961AF" w:rsidRPr="00BD4150">
        <w:rPr>
          <w:rFonts w:cstheme="minorHAnsi"/>
        </w:rPr>
        <w:t xml:space="preserve"> Though this problem is multifaceted, we will focus here on </w:t>
      </w:r>
      <w:r w:rsidR="00657648" w:rsidRPr="00BD4150">
        <w:rPr>
          <w:rFonts w:cstheme="minorHAnsi"/>
        </w:rPr>
        <w:t>a few tools and methods that can</w:t>
      </w:r>
      <w:r w:rsidR="00E961AF" w:rsidRPr="00BD4150">
        <w:rPr>
          <w:rFonts w:cstheme="minorHAnsi"/>
        </w:rPr>
        <w:t xml:space="preserve"> </w:t>
      </w:r>
      <w:r w:rsidR="00657648" w:rsidRPr="00BD4150">
        <w:rPr>
          <w:rFonts w:cstheme="minorHAnsi"/>
        </w:rPr>
        <w:t>help you avoid scientific and statistical errors while helping you keep your project well-structured</w:t>
      </w:r>
      <w:ins w:id="8" w:author="Benoit, Pierre-Olivier" w:date="2019-09-30T15:41:00Z">
        <w:r w:rsidR="000923D1">
          <w:rPr>
            <w:rFonts w:cstheme="minorHAnsi"/>
          </w:rPr>
          <w:t xml:space="preserve">: </w:t>
        </w:r>
      </w:ins>
      <w:del w:id="9" w:author="Benoit, Pierre-Olivier" w:date="2019-09-30T15:41:00Z">
        <w:r w:rsidR="00657648" w:rsidRPr="00BD4150" w:rsidDel="000923D1">
          <w:rPr>
            <w:rFonts w:cstheme="minorHAnsi"/>
          </w:rPr>
          <w:delText>.</w:delText>
        </w:r>
      </w:del>
      <w:del w:id="10" w:author="Benoit, Pierre-Olivier" w:date="2019-09-30T15:57:00Z">
        <w:r w:rsidR="00657648" w:rsidRPr="00BD4150" w:rsidDel="00027C0A">
          <w:rPr>
            <w:rFonts w:cstheme="minorHAnsi"/>
          </w:rPr>
          <w:delText xml:space="preserve"> Briefly, the open science </w:delText>
        </w:r>
        <w:r w:rsidR="00410C8B" w:rsidRPr="00BD4150" w:rsidDel="00027C0A">
          <w:rPr>
            <w:rFonts w:cstheme="minorHAnsi"/>
          </w:rPr>
          <w:delText>framework</w:delText>
        </w:r>
        <w:r w:rsidR="00657648" w:rsidRPr="00BD4150" w:rsidDel="00027C0A">
          <w:rPr>
            <w:rFonts w:cstheme="minorHAnsi"/>
          </w:rPr>
          <w:delText xml:space="preserve"> allows one to pre-register a study to avoid the pitfall of testing hypotheses suggested by the data. </w:delText>
        </w:r>
      </w:del>
      <w:r w:rsidR="00657648" w:rsidRPr="000923D1">
        <w:rPr>
          <w:rFonts w:cstheme="minorHAnsi"/>
          <w:i/>
          <w:rPrChange w:id="11" w:author="Benoit, Pierre-Olivier" w:date="2019-09-30T15:33:00Z">
            <w:rPr>
              <w:rFonts w:cstheme="minorHAnsi"/>
            </w:rPr>
          </w:rPrChange>
        </w:rPr>
        <w:t>Git</w:t>
      </w:r>
      <w:r w:rsidR="00657648" w:rsidRPr="00BD4150">
        <w:rPr>
          <w:rFonts w:cstheme="minorHAnsi"/>
        </w:rPr>
        <w:t xml:space="preserve"> </w:t>
      </w:r>
      <w:ins w:id="12" w:author="Benoit, Pierre-Olivier" w:date="2019-09-30T15:58:00Z">
        <w:r w:rsidR="00027C0A">
          <w:rPr>
            <w:rFonts w:cstheme="minorHAnsi"/>
          </w:rPr>
          <w:t xml:space="preserve">that </w:t>
        </w:r>
      </w:ins>
      <w:r w:rsidR="00657648" w:rsidRPr="00BD4150">
        <w:rPr>
          <w:rFonts w:cstheme="minorHAnsi"/>
        </w:rPr>
        <w:t xml:space="preserve">helps one keep </w:t>
      </w:r>
      <w:r w:rsidR="00410C8B" w:rsidRPr="00BD4150">
        <w:rPr>
          <w:rFonts w:cstheme="minorHAnsi"/>
        </w:rPr>
        <w:t>track of</w:t>
      </w:r>
      <w:r w:rsidR="00657648" w:rsidRPr="00BD4150">
        <w:rPr>
          <w:rFonts w:cstheme="minorHAnsi"/>
        </w:rPr>
        <w:t xml:space="preserve"> the evolution of a project</w:t>
      </w:r>
      <w:ins w:id="13" w:author="Benoit, Pierre-Olivier" w:date="2019-09-30T15:58:00Z">
        <w:r w:rsidR="00027C0A">
          <w:rPr>
            <w:rFonts w:cstheme="minorHAnsi"/>
          </w:rPr>
          <w:t xml:space="preserve"> and</w:t>
        </w:r>
      </w:ins>
      <w:del w:id="14" w:author="Benoit, Pierre-Olivier" w:date="2019-09-30T15:58:00Z">
        <w:r w:rsidR="00657648" w:rsidRPr="00BD4150" w:rsidDel="00027C0A">
          <w:rPr>
            <w:rFonts w:cstheme="minorHAnsi"/>
          </w:rPr>
          <w:delText>.</w:delText>
        </w:r>
      </w:del>
      <w:r w:rsidR="00657648" w:rsidRPr="00BD4150">
        <w:rPr>
          <w:rFonts w:cstheme="minorHAnsi"/>
        </w:rPr>
        <w:t xml:space="preserve"> </w:t>
      </w:r>
      <w:proofErr w:type="spellStart"/>
      <w:r w:rsidR="00657648" w:rsidRPr="00027C0A">
        <w:rPr>
          <w:rFonts w:cstheme="minorHAnsi"/>
          <w:i/>
          <w:lang w:val="en-US"/>
          <w:rPrChange w:id="15" w:author="Benoit, Pierre-Olivier" w:date="2019-09-30T15:58:00Z">
            <w:rPr>
              <w:rFonts w:cstheme="minorHAnsi"/>
              <w:lang w:val="fr-CA"/>
            </w:rPr>
          </w:rPrChange>
        </w:rPr>
        <w:t>RMarkdown</w:t>
      </w:r>
      <w:proofErr w:type="spellEnd"/>
      <w:r w:rsidR="00657648" w:rsidRPr="00027C0A">
        <w:rPr>
          <w:rFonts w:cstheme="minorHAnsi"/>
          <w:lang w:val="en-US"/>
          <w:rPrChange w:id="16" w:author="Benoit, Pierre-Olivier" w:date="2019-09-30T15:58:00Z">
            <w:rPr>
              <w:rFonts w:cstheme="minorHAnsi"/>
              <w:lang w:val="fr-CA"/>
            </w:rPr>
          </w:rPrChange>
        </w:rPr>
        <w:t xml:space="preserve"> </w:t>
      </w:r>
      <w:ins w:id="17" w:author="Benoit, Pierre-Olivier" w:date="2019-09-30T15:58:00Z">
        <w:r w:rsidR="00027C0A">
          <w:rPr>
            <w:rFonts w:cstheme="minorHAnsi"/>
            <w:lang w:val="en-US"/>
          </w:rPr>
          <w:t xml:space="preserve">that </w:t>
        </w:r>
      </w:ins>
      <w:r w:rsidR="00657648" w:rsidRPr="00027C0A">
        <w:rPr>
          <w:rFonts w:cstheme="minorHAnsi"/>
          <w:lang w:val="en-US"/>
          <w:rPrChange w:id="18" w:author="Benoit, Pierre-Olivier" w:date="2019-09-30T15:58:00Z">
            <w:rPr>
              <w:rFonts w:cstheme="minorHAnsi"/>
              <w:lang w:val="fr-CA"/>
            </w:rPr>
          </w:rPrChange>
        </w:rPr>
        <w:t>helps keep analyses transparent</w:t>
      </w:r>
      <w:r w:rsidR="00410C8B" w:rsidRPr="00027C0A">
        <w:rPr>
          <w:rFonts w:cstheme="minorHAnsi"/>
          <w:lang w:val="en-US"/>
          <w:rPrChange w:id="19" w:author="Benoit, Pierre-Olivier" w:date="2019-09-30T15:58:00Z">
            <w:rPr>
              <w:rFonts w:cstheme="minorHAnsi"/>
              <w:lang w:val="fr-CA"/>
            </w:rPr>
          </w:rPrChange>
        </w:rPr>
        <w:t>.</w:t>
      </w:r>
    </w:p>
    <w:p w14:paraId="406A334C" w14:textId="1DE22185" w:rsidR="00410C8B" w:rsidRPr="00BD4150" w:rsidRDefault="00410C8B" w:rsidP="00410C8B">
      <w:pPr>
        <w:pStyle w:val="Titre1"/>
        <w:rPr>
          <w:rFonts w:asciiTheme="minorHAnsi" w:hAnsiTheme="minorHAnsi"/>
          <w:sz w:val="22"/>
          <w:szCs w:val="22"/>
          <w:lang w:val="fr-CA"/>
        </w:rPr>
      </w:pPr>
      <w:r w:rsidRPr="00BD4150">
        <w:rPr>
          <w:rFonts w:asciiTheme="minorHAnsi" w:hAnsiTheme="minorHAnsi"/>
          <w:sz w:val="22"/>
          <w:szCs w:val="22"/>
          <w:lang w:val="fr-CA"/>
        </w:rPr>
        <w:t xml:space="preserve">Présentation: La crise de la </w:t>
      </w:r>
      <w:del w:id="20" w:author="Benoit, Pierre-Olivier" w:date="2019-09-30T15:34:00Z">
        <w:r w:rsidRPr="00BD4150" w:rsidDel="000923D1">
          <w:rPr>
            <w:rFonts w:asciiTheme="minorHAnsi" w:hAnsiTheme="minorHAnsi"/>
            <w:sz w:val="22"/>
            <w:szCs w:val="22"/>
            <w:lang w:val="fr-CA"/>
          </w:rPr>
          <w:delText xml:space="preserve">réplication </w:delText>
        </w:r>
      </w:del>
      <w:ins w:id="21" w:author="Benoit, Pierre-Olivier" w:date="2019-09-30T15:34:00Z">
        <w:r w:rsidR="000923D1" w:rsidRPr="00BD4150">
          <w:rPr>
            <w:rFonts w:asciiTheme="minorHAnsi" w:hAnsiTheme="minorHAnsi"/>
            <w:sz w:val="22"/>
            <w:szCs w:val="22"/>
            <w:lang w:val="fr-CA"/>
          </w:rPr>
          <w:t>r</w:t>
        </w:r>
        <w:r w:rsidR="000923D1">
          <w:rPr>
            <w:rFonts w:asciiTheme="minorHAnsi" w:hAnsiTheme="minorHAnsi"/>
            <w:sz w:val="22"/>
            <w:szCs w:val="22"/>
            <w:lang w:val="fr-CA"/>
          </w:rPr>
          <w:t>eproductibilité</w:t>
        </w:r>
        <w:r w:rsidR="000923D1" w:rsidRPr="00BD4150">
          <w:rPr>
            <w:rFonts w:asciiTheme="minorHAnsi" w:hAnsiTheme="minorHAnsi"/>
            <w:sz w:val="22"/>
            <w:szCs w:val="22"/>
            <w:lang w:val="fr-CA"/>
          </w:rPr>
          <w:t xml:space="preserve"> </w:t>
        </w:r>
      </w:ins>
      <w:r w:rsidRPr="00BD4150">
        <w:rPr>
          <w:rFonts w:asciiTheme="minorHAnsi" w:hAnsiTheme="minorHAnsi"/>
          <w:sz w:val="22"/>
          <w:szCs w:val="22"/>
          <w:lang w:val="fr-CA"/>
        </w:rPr>
        <w:t>et comment vous pouvez aider</w:t>
      </w:r>
    </w:p>
    <w:p w14:paraId="2481B475" w14:textId="5268B8AC" w:rsidR="00410C8B" w:rsidRPr="00BD4150" w:rsidRDefault="00410C8B" w:rsidP="00410C8B">
      <w:pPr>
        <w:rPr>
          <w:lang w:val="fr-CA"/>
        </w:rPr>
      </w:pPr>
      <w:r w:rsidRPr="00BD4150">
        <w:rPr>
          <w:lang w:val="fr-CA"/>
        </w:rPr>
        <w:t>Egor Katkov</w:t>
      </w:r>
      <w:r w:rsidR="00BD4150">
        <w:rPr>
          <w:lang w:val="fr-CA"/>
        </w:rPr>
        <w:t xml:space="preserve"> et </w:t>
      </w:r>
      <w:r w:rsidRPr="00BD4150">
        <w:rPr>
          <w:lang w:val="fr-CA"/>
        </w:rPr>
        <w:t>Rebecca Garner</w:t>
      </w:r>
    </w:p>
    <w:p w14:paraId="78B4BD5F" w14:textId="6BC1B2A0" w:rsidR="00410C8B" w:rsidRDefault="00410C8B" w:rsidP="00410C8B">
      <w:pPr>
        <w:rPr>
          <w:lang w:val="fr-CA"/>
        </w:rPr>
      </w:pPr>
      <w:r w:rsidRPr="00BD4150">
        <w:rPr>
          <w:lang w:val="fr-CA"/>
        </w:rPr>
        <w:t>Nous vivons une crise de réplication. Les scientifiques sont incités à produire de nouvelles découvertes</w:t>
      </w:r>
      <w:ins w:id="22" w:author="Benoit, Pierre-Olivier" w:date="2019-09-30T15:28:00Z">
        <w:r w:rsidR="00ED1A57">
          <w:rPr>
            <w:lang w:val="fr-CA"/>
          </w:rPr>
          <w:t>, souvent</w:t>
        </w:r>
      </w:ins>
      <w:r w:rsidRPr="00BD4150">
        <w:rPr>
          <w:lang w:val="fr-CA"/>
        </w:rPr>
        <w:t xml:space="preserve"> sans s’assurer que les </w:t>
      </w:r>
      <w:del w:id="23" w:author="Benoit, Pierre-Olivier" w:date="2019-09-30T15:38:00Z">
        <w:r w:rsidRPr="00BD4150" w:rsidDel="000923D1">
          <w:rPr>
            <w:lang w:val="fr-CA"/>
          </w:rPr>
          <w:delText xml:space="preserve">fondements </w:delText>
        </w:r>
      </w:del>
      <w:ins w:id="24" w:author="Benoit, Pierre-Olivier" w:date="2019-09-30T15:38:00Z">
        <w:r w:rsidR="000923D1">
          <w:rPr>
            <w:lang w:val="fr-CA"/>
          </w:rPr>
          <w:t>bases</w:t>
        </w:r>
        <w:r w:rsidR="000923D1" w:rsidRPr="00BD4150">
          <w:rPr>
            <w:lang w:val="fr-CA"/>
          </w:rPr>
          <w:t xml:space="preserve"> </w:t>
        </w:r>
      </w:ins>
      <w:r w:rsidRPr="00BD4150">
        <w:rPr>
          <w:lang w:val="fr-CA"/>
        </w:rPr>
        <w:t>sont solides. En effet, on découvre que dans plusieurs domaines de recherche, de nombreuses études sont impossibles à reproduire. Les raisons</w:t>
      </w:r>
      <w:del w:id="25" w:author="Benoit, Pierre-Olivier" w:date="2019-09-30T15:30:00Z">
        <w:r w:rsidRPr="00BD4150" w:rsidDel="00ED1A57">
          <w:rPr>
            <w:lang w:val="fr-CA"/>
          </w:rPr>
          <w:delText xml:space="preserve"> en</w:delText>
        </w:r>
      </w:del>
      <w:r w:rsidRPr="00BD4150">
        <w:rPr>
          <w:lang w:val="fr-CA"/>
        </w:rPr>
        <w:t xml:space="preserve"> sont multiples, allant du pur hasard, à une conception et</w:t>
      </w:r>
      <w:del w:id="26" w:author="Benoit, Pierre-Olivier" w:date="2019-09-30T15:40:00Z">
        <w:r w:rsidRPr="00BD4150" w:rsidDel="000923D1">
          <w:rPr>
            <w:lang w:val="fr-CA"/>
          </w:rPr>
          <w:delText xml:space="preserve"> à</w:delText>
        </w:r>
      </w:del>
      <w:r w:rsidRPr="00BD4150">
        <w:rPr>
          <w:lang w:val="fr-CA"/>
        </w:rPr>
        <w:t xml:space="preserve"> une analyse expérimentale</w:t>
      </w:r>
      <w:del w:id="27" w:author="Benoit, Pierre-Olivier" w:date="2019-09-30T15:30:00Z">
        <w:r w:rsidRPr="00BD4150" w:rsidDel="00ED1A57">
          <w:rPr>
            <w:lang w:val="fr-CA"/>
          </w:rPr>
          <w:delText>s</w:delText>
        </w:r>
      </w:del>
      <w:r w:rsidRPr="00BD4150">
        <w:rPr>
          <w:lang w:val="fr-CA"/>
        </w:rPr>
        <w:t xml:space="preserve"> incorrecte</w:t>
      </w:r>
      <w:del w:id="28" w:author="Benoit, Pierre-Olivier" w:date="2019-09-30T15:31:00Z">
        <w:r w:rsidRPr="00BD4150" w:rsidDel="00ED1A57">
          <w:rPr>
            <w:lang w:val="fr-CA"/>
          </w:rPr>
          <w:delText>s</w:delText>
        </w:r>
      </w:del>
      <w:ins w:id="29" w:author="Benoit, Pierre-Olivier" w:date="2019-09-30T15:31:00Z">
        <w:r w:rsidR="00ED1A57">
          <w:rPr>
            <w:lang w:val="fr-CA"/>
          </w:rPr>
          <w:t>, jusqu’</w:t>
        </w:r>
      </w:ins>
      <w:del w:id="30" w:author="Benoit, Pierre-Olivier" w:date="2019-09-30T15:31:00Z">
        <w:r w:rsidRPr="00BD4150" w:rsidDel="00ED1A57">
          <w:rPr>
            <w:lang w:val="fr-CA"/>
          </w:rPr>
          <w:delText xml:space="preserve">, </w:delText>
        </w:r>
      </w:del>
      <w:ins w:id="31" w:author="Benoit, Pierre-Olivier" w:date="2019-09-30T15:31:00Z">
        <w:r w:rsidR="00ED1A57">
          <w:rPr>
            <w:lang w:val="fr-CA"/>
          </w:rPr>
          <w:t>au manque de rigueur</w:t>
        </w:r>
      </w:ins>
      <w:del w:id="32" w:author="Benoit, Pierre-Olivier" w:date="2019-09-30T15:31:00Z">
        <w:r w:rsidRPr="00BD4150" w:rsidDel="00ED1A57">
          <w:rPr>
            <w:lang w:val="fr-CA"/>
          </w:rPr>
          <w:delText>à l’inconduite</w:delText>
        </w:r>
      </w:del>
      <w:r w:rsidRPr="00BD4150">
        <w:rPr>
          <w:lang w:val="fr-CA"/>
        </w:rPr>
        <w:t xml:space="preserve"> scientifique. Nous allons nous concentrer ici sur quelques outils et méthodes qui peuvent vous aider à éviter </w:t>
      </w:r>
      <w:del w:id="33" w:author="Benoit, Pierre-Olivier" w:date="2019-09-30T15:34:00Z">
        <w:r w:rsidRPr="00BD4150" w:rsidDel="000923D1">
          <w:rPr>
            <w:lang w:val="fr-CA"/>
          </w:rPr>
          <w:delText xml:space="preserve">les </w:delText>
        </w:r>
      </w:del>
      <w:ins w:id="34" w:author="Benoit, Pierre-Olivier" w:date="2019-09-30T15:34:00Z">
        <w:r w:rsidR="000923D1">
          <w:rPr>
            <w:lang w:val="fr-CA"/>
          </w:rPr>
          <w:t>certaines</w:t>
        </w:r>
        <w:r w:rsidR="000923D1" w:rsidRPr="00BD4150">
          <w:rPr>
            <w:lang w:val="fr-CA"/>
          </w:rPr>
          <w:t xml:space="preserve"> </w:t>
        </w:r>
      </w:ins>
      <w:r w:rsidRPr="00BD4150">
        <w:rPr>
          <w:lang w:val="fr-CA"/>
        </w:rPr>
        <w:t>erreurs scientifiques et statistiques</w:t>
      </w:r>
      <w:ins w:id="35" w:author="Benoit, Pierre-Olivier" w:date="2019-09-30T15:40:00Z">
        <w:r w:rsidR="000923D1">
          <w:rPr>
            <w:lang w:val="fr-CA"/>
          </w:rPr>
          <w:t>,</w:t>
        </w:r>
      </w:ins>
      <w:r w:rsidRPr="00BD4150">
        <w:rPr>
          <w:lang w:val="fr-CA"/>
        </w:rPr>
        <w:t xml:space="preserve"> tout en aidant à garder un projet bien structuré</w:t>
      </w:r>
      <w:ins w:id="36" w:author="Benoit, Pierre-Olivier" w:date="2019-09-30T15:41:00Z">
        <w:r w:rsidR="000923D1">
          <w:rPr>
            <w:lang w:val="fr-CA"/>
          </w:rPr>
          <w:t> :</w:t>
        </w:r>
      </w:ins>
      <w:del w:id="37" w:author="Benoit, Pierre-Olivier" w:date="2019-09-30T15:41:00Z">
        <w:r w:rsidRPr="00BD4150" w:rsidDel="000923D1">
          <w:rPr>
            <w:lang w:val="fr-CA"/>
          </w:rPr>
          <w:delText>.</w:delText>
        </w:r>
      </w:del>
      <w:r w:rsidRPr="00BD4150">
        <w:rPr>
          <w:lang w:val="fr-CA"/>
        </w:rPr>
        <w:t xml:space="preserve"> </w:t>
      </w:r>
      <w:del w:id="38" w:author="Benoit, Pierre-Olivier" w:date="2019-09-30T15:40:00Z">
        <w:r w:rsidRPr="00BD4150" w:rsidDel="000923D1">
          <w:rPr>
            <w:lang w:val="fr-CA"/>
          </w:rPr>
          <w:delText>En résumé, l</w:delText>
        </w:r>
      </w:del>
      <w:del w:id="39" w:author="Benoit, Pierre-Olivier" w:date="2019-09-30T15:25:00Z">
        <w:r w:rsidRPr="00BD4150" w:rsidDel="00ED1A57">
          <w:rPr>
            <w:lang w:val="fr-CA"/>
          </w:rPr>
          <w:delText>a « open science framework »</w:delText>
        </w:r>
      </w:del>
      <w:del w:id="40" w:author="Benoit, Pierre-Olivier" w:date="2019-09-30T15:40:00Z">
        <w:r w:rsidRPr="00BD4150" w:rsidDel="000923D1">
          <w:rPr>
            <w:lang w:val="fr-CA"/>
          </w:rPr>
          <w:delText xml:space="preserve"> permet de </w:delText>
        </w:r>
      </w:del>
      <w:del w:id="41" w:author="Benoit, Pierre-Olivier" w:date="2019-09-30T15:25:00Z">
        <w:r w:rsidRPr="00BD4150" w:rsidDel="00ED1A57">
          <w:rPr>
            <w:lang w:val="fr-CA"/>
          </w:rPr>
          <w:delText>pré-enregistrer</w:delText>
        </w:r>
      </w:del>
      <w:del w:id="42" w:author="Benoit, Pierre-Olivier" w:date="2019-09-30T15:40:00Z">
        <w:r w:rsidRPr="00BD4150" w:rsidDel="000923D1">
          <w:rPr>
            <w:lang w:val="fr-CA"/>
          </w:rPr>
          <w:delText xml:space="preserve"> une étude </w:delText>
        </w:r>
      </w:del>
      <w:del w:id="43" w:author="Benoit, Pierre-Olivier" w:date="2019-09-30T15:36:00Z">
        <w:r w:rsidRPr="00BD4150" w:rsidDel="000923D1">
          <w:rPr>
            <w:lang w:val="fr-CA"/>
          </w:rPr>
          <w:delText xml:space="preserve">pour </w:delText>
        </w:r>
      </w:del>
      <w:del w:id="44" w:author="Benoit, Pierre-Olivier" w:date="2019-09-30T15:40:00Z">
        <w:r w:rsidRPr="00BD4150" w:rsidDel="000923D1">
          <w:rPr>
            <w:lang w:val="fr-CA"/>
          </w:rPr>
          <w:delText xml:space="preserve">éviter </w:delText>
        </w:r>
      </w:del>
      <w:del w:id="45" w:author="Benoit, Pierre-Olivier" w:date="2019-09-30T15:36:00Z">
        <w:r w:rsidRPr="00BD4150" w:rsidDel="000923D1">
          <w:rPr>
            <w:lang w:val="fr-CA"/>
          </w:rPr>
          <w:delText xml:space="preserve">de vérifier des </w:delText>
        </w:r>
      </w:del>
      <w:del w:id="46" w:author="Benoit, Pierre-Olivier" w:date="2019-09-30T15:40:00Z">
        <w:r w:rsidRPr="00BD4150" w:rsidDel="000923D1">
          <w:rPr>
            <w:lang w:val="fr-CA"/>
          </w:rPr>
          <w:delText xml:space="preserve">hypothèses suggérées par les données. </w:delText>
        </w:r>
      </w:del>
      <w:r w:rsidRPr="000923D1">
        <w:rPr>
          <w:i/>
          <w:lang w:val="fr-CA"/>
          <w:rPrChange w:id="47" w:author="Benoit, Pierre-Olivier" w:date="2019-09-30T15:33:00Z">
            <w:rPr>
              <w:lang w:val="fr-CA"/>
            </w:rPr>
          </w:rPrChange>
        </w:rPr>
        <w:t>Git</w:t>
      </w:r>
      <w:r w:rsidRPr="00BD4150">
        <w:rPr>
          <w:lang w:val="fr-CA"/>
        </w:rPr>
        <w:t xml:space="preserve"> </w:t>
      </w:r>
      <w:ins w:id="48" w:author="Benoit, Pierre-Olivier" w:date="2019-09-30T15:56:00Z">
        <w:r w:rsidR="00027C0A">
          <w:rPr>
            <w:lang w:val="fr-CA"/>
          </w:rPr>
          <w:t xml:space="preserve">qui </w:t>
        </w:r>
      </w:ins>
      <w:r w:rsidRPr="00BD4150">
        <w:rPr>
          <w:lang w:val="fr-CA"/>
        </w:rPr>
        <w:t>permet de suivre l'évolution d'un projet</w:t>
      </w:r>
      <w:ins w:id="49" w:author="Benoit, Pierre-Olivier" w:date="2019-09-30T15:57:00Z">
        <w:r w:rsidR="00027C0A">
          <w:rPr>
            <w:lang w:val="fr-CA"/>
          </w:rPr>
          <w:t xml:space="preserve"> </w:t>
        </w:r>
      </w:ins>
      <w:ins w:id="50" w:author="Benoit, Pierre-Olivier" w:date="2019-09-30T15:41:00Z">
        <w:r w:rsidR="00027C0A">
          <w:rPr>
            <w:lang w:val="fr-CA"/>
          </w:rPr>
          <w:t>et</w:t>
        </w:r>
      </w:ins>
      <w:del w:id="51" w:author="Benoit, Pierre-Olivier" w:date="2019-09-30T15:41:00Z">
        <w:r w:rsidRPr="00BD4150" w:rsidDel="000923D1">
          <w:rPr>
            <w:lang w:val="fr-CA"/>
          </w:rPr>
          <w:delText>.</w:delText>
        </w:r>
      </w:del>
      <w:r w:rsidRPr="00BD4150">
        <w:rPr>
          <w:lang w:val="fr-CA"/>
        </w:rPr>
        <w:t xml:space="preserve"> </w:t>
      </w:r>
      <w:proofErr w:type="spellStart"/>
      <w:r w:rsidRPr="000923D1">
        <w:rPr>
          <w:i/>
          <w:lang w:val="fr-CA"/>
          <w:rPrChange w:id="52" w:author="Benoit, Pierre-Olivier" w:date="2019-09-30T15:33:00Z">
            <w:rPr>
              <w:lang w:val="fr-CA"/>
            </w:rPr>
          </w:rPrChange>
        </w:rPr>
        <w:t>RMarkdown</w:t>
      </w:r>
      <w:proofErr w:type="spellEnd"/>
      <w:r w:rsidRPr="00BD4150">
        <w:rPr>
          <w:lang w:val="fr-CA"/>
        </w:rPr>
        <w:t xml:space="preserve"> </w:t>
      </w:r>
      <w:ins w:id="53" w:author="Benoit, Pierre-Olivier" w:date="2019-09-30T15:56:00Z">
        <w:r w:rsidR="00027C0A">
          <w:rPr>
            <w:lang w:val="fr-CA"/>
          </w:rPr>
          <w:t xml:space="preserve">qui </w:t>
        </w:r>
      </w:ins>
      <w:r w:rsidRPr="00BD4150">
        <w:rPr>
          <w:lang w:val="fr-CA"/>
        </w:rPr>
        <w:t>aide à garder les analyses transparentes.</w:t>
      </w:r>
    </w:p>
    <w:p w14:paraId="3A52A53E" w14:textId="77777777" w:rsidR="00FC3BCD" w:rsidRDefault="00FC3BCD" w:rsidP="000F3C2B">
      <w:pPr>
        <w:pStyle w:val="Titre1"/>
        <w:rPr>
          <w:rFonts w:asciiTheme="minorHAnsi" w:hAnsiTheme="minorHAnsi"/>
          <w:sz w:val="22"/>
          <w:szCs w:val="22"/>
        </w:rPr>
      </w:pPr>
    </w:p>
    <w:p w14:paraId="2AFB76DA" w14:textId="4BD9AC53" w:rsidR="009D0FED" w:rsidRPr="00BD4150" w:rsidRDefault="009D0FED" w:rsidP="000F3C2B">
      <w:pPr>
        <w:pStyle w:val="Titre1"/>
        <w:rPr>
          <w:rFonts w:asciiTheme="minorHAnsi" w:hAnsiTheme="minorHAnsi"/>
          <w:sz w:val="22"/>
          <w:szCs w:val="22"/>
        </w:rPr>
      </w:pPr>
      <w:r w:rsidRPr="00BD4150">
        <w:rPr>
          <w:rFonts w:asciiTheme="minorHAnsi" w:hAnsiTheme="minorHAnsi"/>
          <w:sz w:val="22"/>
          <w:szCs w:val="22"/>
        </w:rPr>
        <w:t xml:space="preserve">Workshop: Git </w:t>
      </w:r>
      <w:proofErr w:type="spellStart"/>
      <w:r w:rsidRPr="00BD4150">
        <w:rPr>
          <w:rFonts w:asciiTheme="minorHAnsi" w:hAnsiTheme="minorHAnsi"/>
          <w:sz w:val="22"/>
          <w:szCs w:val="22"/>
        </w:rPr>
        <w:t>Rganized</w:t>
      </w:r>
      <w:proofErr w:type="spellEnd"/>
    </w:p>
    <w:p w14:paraId="2FDA5CA9" w14:textId="63F749F1" w:rsidR="009D0FED" w:rsidRPr="00BD4150" w:rsidRDefault="009D0FED" w:rsidP="009D0FED">
      <w:pPr>
        <w:rPr>
          <w:rFonts w:cstheme="minorHAnsi"/>
        </w:rPr>
      </w:pPr>
      <w:r w:rsidRPr="00BD4150">
        <w:rPr>
          <w:rFonts w:cstheme="minorHAnsi"/>
        </w:rPr>
        <w:t>Egor Katkov</w:t>
      </w:r>
      <w:r w:rsidR="000F3C2B" w:rsidRPr="00BD4150">
        <w:rPr>
          <w:rFonts w:cstheme="minorHAnsi"/>
        </w:rPr>
        <w:t xml:space="preserve"> and </w:t>
      </w:r>
      <w:r w:rsidRPr="00BD4150">
        <w:rPr>
          <w:rFonts w:cstheme="minorHAnsi"/>
        </w:rPr>
        <w:t>Rebecca Garner</w:t>
      </w:r>
    </w:p>
    <w:p w14:paraId="57F7D647" w14:textId="525A35EC" w:rsidR="009D0FED" w:rsidRPr="00BD4150" w:rsidRDefault="009D0FED" w:rsidP="009D0FED">
      <w:pPr>
        <w:rPr>
          <w:rFonts w:cstheme="minorHAnsi"/>
        </w:rPr>
      </w:pPr>
      <w:r w:rsidRPr="00BD4150">
        <w:rPr>
          <w:rFonts w:cstheme="minorHAnsi"/>
        </w:rPr>
        <w:t xml:space="preserve">Practice </w:t>
      </w:r>
      <w:r w:rsidR="00D3205F" w:rsidRPr="00BD4150">
        <w:rPr>
          <w:rFonts w:cstheme="minorHAnsi"/>
        </w:rPr>
        <w:t>following a</w:t>
      </w:r>
      <w:r w:rsidRPr="00BD4150">
        <w:rPr>
          <w:rFonts w:cstheme="minorHAnsi"/>
        </w:rPr>
        <w:t xml:space="preserve"> reproducible workflow!  Set up version history tracking with git from the command line and</w:t>
      </w:r>
      <w:r w:rsidR="000F3C2B" w:rsidRPr="00BD4150">
        <w:rPr>
          <w:rFonts w:cstheme="minorHAnsi"/>
        </w:rPr>
        <w:t xml:space="preserve"> </w:t>
      </w:r>
      <w:proofErr w:type="spellStart"/>
      <w:r w:rsidR="000F3C2B" w:rsidRPr="00450DB9">
        <w:rPr>
          <w:rFonts w:cstheme="minorHAnsi"/>
          <w:i/>
          <w:rPrChange w:id="54" w:author="Benoit, Pierre-Olivier" w:date="2019-09-30T16:04:00Z">
            <w:rPr>
              <w:rFonts w:cstheme="minorHAnsi"/>
            </w:rPr>
          </w:rPrChange>
        </w:rPr>
        <w:t>RStudio</w:t>
      </w:r>
      <w:proofErr w:type="spellEnd"/>
      <w:r w:rsidR="000F3C2B" w:rsidRPr="00BD4150">
        <w:rPr>
          <w:rFonts w:cstheme="minorHAnsi"/>
        </w:rPr>
        <w:t>.</w:t>
      </w:r>
      <w:r w:rsidRPr="00BD4150">
        <w:rPr>
          <w:rFonts w:cstheme="minorHAnsi"/>
        </w:rPr>
        <w:t xml:space="preserve"> </w:t>
      </w:r>
      <w:r w:rsidR="000F3C2B" w:rsidRPr="00BD4150">
        <w:rPr>
          <w:rFonts w:cstheme="minorHAnsi"/>
        </w:rPr>
        <w:t>L</w:t>
      </w:r>
      <w:r w:rsidRPr="00BD4150">
        <w:rPr>
          <w:rFonts w:cstheme="minorHAnsi"/>
        </w:rPr>
        <w:t xml:space="preserve">earn how to collaborate </w:t>
      </w:r>
      <w:r w:rsidR="002E36D4" w:rsidRPr="00BD4150">
        <w:rPr>
          <w:rFonts w:cstheme="minorHAnsi"/>
        </w:rPr>
        <w:t xml:space="preserve">through </w:t>
      </w:r>
      <w:r w:rsidR="002E36D4" w:rsidRPr="00450DB9">
        <w:rPr>
          <w:rFonts w:cstheme="minorHAnsi"/>
          <w:i/>
          <w:rPrChange w:id="55" w:author="Benoit, Pierre-Olivier" w:date="2019-09-30T16:04:00Z">
            <w:rPr>
              <w:rFonts w:cstheme="minorHAnsi"/>
            </w:rPr>
          </w:rPrChange>
        </w:rPr>
        <w:t>GitHub</w:t>
      </w:r>
      <w:r w:rsidR="002E36D4" w:rsidRPr="00BD4150">
        <w:rPr>
          <w:rFonts w:cstheme="minorHAnsi"/>
        </w:rPr>
        <w:t xml:space="preserve"> (or another git repository hosting service).</w:t>
      </w:r>
      <w:r w:rsidR="000F3C2B" w:rsidRPr="00BD4150">
        <w:rPr>
          <w:rFonts w:cstheme="minorHAnsi"/>
        </w:rPr>
        <w:t xml:space="preserve"> Use </w:t>
      </w:r>
      <w:proofErr w:type="spellStart"/>
      <w:r w:rsidR="000F3C2B" w:rsidRPr="00450DB9">
        <w:rPr>
          <w:rFonts w:cstheme="minorHAnsi"/>
          <w:i/>
          <w:rPrChange w:id="56" w:author="Benoit, Pierre-Olivier" w:date="2019-09-30T16:08:00Z">
            <w:rPr>
              <w:rFonts w:cstheme="minorHAnsi"/>
            </w:rPr>
          </w:rPrChange>
        </w:rPr>
        <w:t>RMarkdown</w:t>
      </w:r>
      <w:proofErr w:type="spellEnd"/>
      <w:r w:rsidR="000F3C2B" w:rsidRPr="00BD4150">
        <w:rPr>
          <w:rFonts w:cstheme="minorHAnsi"/>
        </w:rPr>
        <w:t xml:space="preserve"> to produce </w:t>
      </w:r>
      <w:r w:rsidR="002E36D4" w:rsidRPr="00BD4150">
        <w:rPr>
          <w:rFonts w:cstheme="minorHAnsi"/>
        </w:rPr>
        <w:t>a</w:t>
      </w:r>
      <w:r w:rsidR="000F3C2B" w:rsidRPr="00BD4150">
        <w:rPr>
          <w:rFonts w:cstheme="minorHAnsi"/>
        </w:rPr>
        <w:t xml:space="preserve"> </w:t>
      </w:r>
      <w:r w:rsidR="000F3C2B" w:rsidRPr="00450DB9">
        <w:rPr>
          <w:rFonts w:cstheme="minorHAnsi"/>
          <w:i/>
          <w:rPrChange w:id="57" w:author="Benoit, Pierre-Olivier" w:date="2019-09-30T16:08:00Z">
            <w:rPr>
              <w:rFonts w:cstheme="minorHAnsi"/>
            </w:rPr>
          </w:rPrChange>
        </w:rPr>
        <w:t>Word</w:t>
      </w:r>
      <w:r w:rsidR="000F3C2B" w:rsidRPr="00BD4150">
        <w:rPr>
          <w:rFonts w:cstheme="minorHAnsi"/>
        </w:rPr>
        <w:t xml:space="preserve"> file with text and tables generated directly from the data and statistical tests</w:t>
      </w:r>
      <w:r w:rsidR="002E36D4" w:rsidRPr="00BD4150">
        <w:rPr>
          <w:rFonts w:cstheme="minorHAnsi"/>
        </w:rPr>
        <w:t>.</w:t>
      </w:r>
      <w:r w:rsidR="00130E57" w:rsidRPr="00BD4150">
        <w:rPr>
          <w:rFonts w:cstheme="minorHAnsi"/>
        </w:rPr>
        <w:t xml:space="preserve"> </w:t>
      </w:r>
      <w:r w:rsidR="000F3C2B" w:rsidRPr="00BD4150">
        <w:rPr>
          <w:rFonts w:cstheme="minorHAnsi"/>
        </w:rPr>
        <w:t>Finally, u</w:t>
      </w:r>
      <w:r w:rsidR="00130E57" w:rsidRPr="00BD4150">
        <w:rPr>
          <w:rFonts w:cstheme="minorHAnsi"/>
        </w:rPr>
        <w:t xml:space="preserve">pload </w:t>
      </w:r>
      <w:r w:rsidR="000F3C2B" w:rsidRPr="00BD4150">
        <w:rPr>
          <w:rFonts w:cstheme="minorHAnsi"/>
        </w:rPr>
        <w:t>your</w:t>
      </w:r>
      <w:r w:rsidR="00130E57" w:rsidRPr="00BD4150">
        <w:rPr>
          <w:rFonts w:cstheme="minorHAnsi"/>
        </w:rPr>
        <w:t xml:space="preserve"> analysis to </w:t>
      </w:r>
      <w:proofErr w:type="spellStart"/>
      <w:r w:rsidR="00130E57" w:rsidRPr="00450DB9">
        <w:rPr>
          <w:rFonts w:cstheme="minorHAnsi"/>
          <w:i/>
          <w:rPrChange w:id="58" w:author="Benoit, Pierre-Olivier" w:date="2019-09-30T16:08:00Z">
            <w:rPr>
              <w:rFonts w:cstheme="minorHAnsi"/>
            </w:rPr>
          </w:rPrChange>
        </w:rPr>
        <w:t>Zenodo</w:t>
      </w:r>
      <w:proofErr w:type="spellEnd"/>
      <w:del w:id="59" w:author="Benoit, Pierre-Olivier" w:date="2019-09-30T16:11:00Z">
        <w:r w:rsidR="00130E57" w:rsidRPr="00BD4150" w:rsidDel="00450DB9">
          <w:rPr>
            <w:rFonts w:cstheme="minorHAnsi"/>
          </w:rPr>
          <w:delText xml:space="preserve"> </w:delText>
        </w:r>
      </w:del>
      <w:ins w:id="60" w:author="Benoit, Pierre-Olivier" w:date="2019-09-30T16:10:00Z">
        <w:r w:rsidR="00450DB9">
          <w:rPr>
            <w:rFonts w:cstheme="minorHAnsi"/>
          </w:rPr>
          <w:t xml:space="preserve">, a digital repository </w:t>
        </w:r>
      </w:ins>
      <w:ins w:id="61" w:author="Benoit, Pierre-Olivier" w:date="2019-09-30T16:11:00Z">
        <w:r w:rsidR="00450DB9">
          <w:rPr>
            <w:rFonts w:cstheme="minorHAnsi"/>
          </w:rPr>
          <w:t>that</w:t>
        </w:r>
      </w:ins>
      <w:ins w:id="62" w:author="Benoit, Pierre-Olivier" w:date="2019-09-30T16:10:00Z">
        <w:r w:rsidR="00450DB9">
          <w:rPr>
            <w:rFonts w:cstheme="minorHAnsi"/>
          </w:rPr>
          <w:t xml:space="preserve"> allows you </w:t>
        </w:r>
      </w:ins>
      <w:r w:rsidR="00130E57" w:rsidRPr="00BD4150">
        <w:rPr>
          <w:rFonts w:cstheme="minorHAnsi"/>
        </w:rPr>
        <w:t xml:space="preserve">to share it with the world. </w:t>
      </w:r>
    </w:p>
    <w:p w14:paraId="162C445E" w14:textId="77777777" w:rsidR="000F3C2B" w:rsidRPr="00BD4150" w:rsidRDefault="000F3C2B" w:rsidP="000F3C2B">
      <w:pPr>
        <w:pStyle w:val="Titre1"/>
        <w:rPr>
          <w:rFonts w:asciiTheme="minorHAnsi" w:hAnsiTheme="minorHAnsi"/>
          <w:sz w:val="22"/>
          <w:szCs w:val="22"/>
          <w:lang w:val="fr-CA"/>
        </w:rPr>
      </w:pPr>
      <w:r w:rsidRPr="00BD4150">
        <w:rPr>
          <w:rFonts w:asciiTheme="minorHAnsi" w:hAnsiTheme="minorHAnsi"/>
          <w:sz w:val="22"/>
          <w:szCs w:val="22"/>
          <w:lang w:val="fr-CA"/>
        </w:rPr>
        <w:t xml:space="preserve">Atelier: Git </w:t>
      </w:r>
      <w:proofErr w:type="spellStart"/>
      <w:r w:rsidRPr="00BD4150">
        <w:rPr>
          <w:rFonts w:asciiTheme="minorHAnsi" w:hAnsiTheme="minorHAnsi"/>
          <w:sz w:val="22"/>
          <w:szCs w:val="22"/>
          <w:lang w:val="fr-CA"/>
        </w:rPr>
        <w:t>Rganized</w:t>
      </w:r>
      <w:proofErr w:type="spellEnd"/>
    </w:p>
    <w:p w14:paraId="49BD6DB9" w14:textId="20DC8A67" w:rsidR="000F3C2B" w:rsidRPr="00BD4150" w:rsidRDefault="000F3C2B" w:rsidP="000F3C2B">
      <w:pPr>
        <w:rPr>
          <w:rFonts w:cstheme="minorHAnsi"/>
          <w:lang w:val="fr-CA"/>
        </w:rPr>
      </w:pPr>
      <w:r w:rsidRPr="00BD4150">
        <w:rPr>
          <w:rFonts w:cstheme="minorHAnsi"/>
          <w:lang w:val="fr-CA"/>
        </w:rPr>
        <w:t>Egor Katkov et Rebecca Garner</w:t>
      </w:r>
    </w:p>
    <w:p w14:paraId="0D71F1CE" w14:textId="66BEA1D0" w:rsidR="000F3C2B" w:rsidRPr="00BD4150" w:rsidRDefault="000F3C2B" w:rsidP="000F3C2B">
      <w:pPr>
        <w:rPr>
          <w:rFonts w:cstheme="minorHAnsi"/>
          <w:lang w:val="fr-CA"/>
        </w:rPr>
      </w:pPr>
      <w:r w:rsidRPr="00BD4150">
        <w:rPr>
          <w:rFonts w:cstheme="minorHAnsi"/>
          <w:lang w:val="fr-CA"/>
        </w:rPr>
        <w:t xml:space="preserve">Entraînez-vous à </w:t>
      </w:r>
      <w:r w:rsidR="00D3205F" w:rsidRPr="00BD4150">
        <w:rPr>
          <w:rFonts w:cstheme="minorHAnsi"/>
          <w:lang w:val="fr-CA"/>
        </w:rPr>
        <w:t xml:space="preserve">suivre des </w:t>
      </w:r>
      <w:del w:id="63" w:author="Benoit, Pierre-Olivier" w:date="2019-09-30T16:02:00Z">
        <w:r w:rsidR="00D3205F" w:rsidRPr="00BD4150" w:rsidDel="00027C0A">
          <w:rPr>
            <w:rFonts w:cstheme="minorHAnsi"/>
            <w:lang w:val="fr-CA"/>
          </w:rPr>
          <w:delText xml:space="preserve">flux </w:delText>
        </w:r>
      </w:del>
      <w:ins w:id="64" w:author="Benoit, Pierre-Olivier" w:date="2019-09-30T16:02:00Z">
        <w:r w:rsidR="00027C0A">
          <w:rPr>
            <w:rFonts w:cstheme="minorHAnsi"/>
            <w:lang w:val="fr-CA"/>
          </w:rPr>
          <w:t>méthodes</w:t>
        </w:r>
        <w:r w:rsidR="00027C0A" w:rsidRPr="00BD4150">
          <w:rPr>
            <w:rFonts w:cstheme="minorHAnsi"/>
            <w:lang w:val="fr-CA"/>
          </w:rPr>
          <w:t xml:space="preserve"> </w:t>
        </w:r>
      </w:ins>
      <w:r w:rsidR="00D3205F" w:rsidRPr="00BD4150">
        <w:rPr>
          <w:rFonts w:cstheme="minorHAnsi"/>
          <w:lang w:val="fr-CA"/>
        </w:rPr>
        <w:t>de travail</w:t>
      </w:r>
      <w:r w:rsidRPr="00BD4150">
        <w:rPr>
          <w:rFonts w:cstheme="minorHAnsi"/>
          <w:lang w:val="fr-CA"/>
        </w:rPr>
        <w:t xml:space="preserve"> reproductibles! Configurez le suivi de l'historique</w:t>
      </w:r>
      <w:r w:rsidR="00D3205F" w:rsidRPr="00BD4150">
        <w:rPr>
          <w:rFonts w:cstheme="minorHAnsi"/>
          <w:lang w:val="fr-CA"/>
        </w:rPr>
        <w:t xml:space="preserve"> </w:t>
      </w:r>
      <w:r w:rsidRPr="00BD4150">
        <w:rPr>
          <w:rFonts w:cstheme="minorHAnsi"/>
          <w:lang w:val="fr-CA"/>
        </w:rPr>
        <w:t>des versions</w:t>
      </w:r>
      <w:r w:rsidR="00D3205F" w:rsidRPr="00BD4150">
        <w:rPr>
          <w:rFonts w:cstheme="minorHAnsi"/>
          <w:lang w:val="fr-CA"/>
        </w:rPr>
        <w:t xml:space="preserve"> d’un projet</w:t>
      </w:r>
      <w:r w:rsidRPr="00BD4150">
        <w:rPr>
          <w:rFonts w:cstheme="minorHAnsi"/>
          <w:lang w:val="fr-CA"/>
        </w:rPr>
        <w:t xml:space="preserve"> avec git à partir de la ligne de commande et</w:t>
      </w:r>
      <w:ins w:id="65" w:author="Benoit, Pierre-Olivier" w:date="2019-09-30T16:05:00Z">
        <w:r w:rsidR="00450DB9">
          <w:rPr>
            <w:rFonts w:cstheme="minorHAnsi"/>
            <w:lang w:val="fr-CA"/>
          </w:rPr>
          <w:t xml:space="preserve"> du logiciel</w:t>
        </w:r>
      </w:ins>
      <w:r w:rsidRPr="00BD4150">
        <w:rPr>
          <w:rFonts w:cstheme="minorHAnsi"/>
          <w:lang w:val="fr-CA"/>
        </w:rPr>
        <w:t xml:space="preserve"> </w:t>
      </w:r>
      <w:proofErr w:type="spellStart"/>
      <w:r w:rsidRPr="00450DB9">
        <w:rPr>
          <w:rFonts w:cstheme="minorHAnsi"/>
          <w:i/>
          <w:lang w:val="fr-CA"/>
          <w:rPrChange w:id="66" w:author="Benoit, Pierre-Olivier" w:date="2019-09-30T16:04:00Z">
            <w:rPr>
              <w:rFonts w:cstheme="minorHAnsi"/>
              <w:lang w:val="fr-CA"/>
            </w:rPr>
          </w:rPrChange>
        </w:rPr>
        <w:t>RStudio</w:t>
      </w:r>
      <w:proofErr w:type="spellEnd"/>
      <w:r w:rsidRPr="00BD4150">
        <w:rPr>
          <w:rFonts w:cstheme="minorHAnsi"/>
          <w:lang w:val="fr-CA"/>
        </w:rPr>
        <w:t xml:space="preserve">. Apprenez à collaborer via </w:t>
      </w:r>
      <w:r w:rsidRPr="00450DB9">
        <w:rPr>
          <w:rFonts w:cstheme="minorHAnsi"/>
          <w:i/>
          <w:lang w:val="fr-CA"/>
          <w:rPrChange w:id="67" w:author="Benoit, Pierre-Olivier" w:date="2019-09-30T16:04:00Z">
            <w:rPr>
              <w:rFonts w:cstheme="minorHAnsi"/>
              <w:lang w:val="fr-CA"/>
            </w:rPr>
          </w:rPrChange>
        </w:rPr>
        <w:t>GitHub</w:t>
      </w:r>
      <w:r w:rsidRPr="00BD4150">
        <w:rPr>
          <w:rFonts w:cstheme="minorHAnsi"/>
          <w:lang w:val="fr-CA"/>
        </w:rPr>
        <w:t xml:space="preserve"> (ou un autre service d'hébergement de référentiels git). Utilisez </w:t>
      </w:r>
      <w:proofErr w:type="spellStart"/>
      <w:r w:rsidRPr="00450DB9">
        <w:rPr>
          <w:rFonts w:cstheme="minorHAnsi"/>
          <w:i/>
          <w:lang w:val="fr-CA"/>
          <w:rPrChange w:id="68" w:author="Benoit, Pierre-Olivier" w:date="2019-09-30T16:08:00Z">
            <w:rPr>
              <w:rFonts w:cstheme="minorHAnsi"/>
              <w:lang w:val="fr-CA"/>
            </w:rPr>
          </w:rPrChange>
        </w:rPr>
        <w:t>RMarkdown</w:t>
      </w:r>
      <w:proofErr w:type="spellEnd"/>
      <w:r w:rsidRPr="00BD4150">
        <w:rPr>
          <w:rFonts w:cstheme="minorHAnsi"/>
          <w:lang w:val="fr-CA"/>
        </w:rPr>
        <w:t xml:space="preserve"> pour </w:t>
      </w:r>
      <w:del w:id="69" w:author="Benoit, Pierre-Olivier" w:date="2019-09-30T16:07:00Z">
        <w:r w:rsidRPr="00BD4150" w:rsidDel="00450DB9">
          <w:rPr>
            <w:rFonts w:cstheme="minorHAnsi"/>
            <w:lang w:val="fr-CA"/>
          </w:rPr>
          <w:delText xml:space="preserve">générer </w:delText>
        </w:r>
      </w:del>
      <w:ins w:id="70" w:author="Benoit, Pierre-Olivier" w:date="2019-09-30T16:07:00Z">
        <w:r w:rsidR="00450DB9">
          <w:rPr>
            <w:rFonts w:cstheme="minorHAnsi"/>
            <w:lang w:val="fr-CA"/>
          </w:rPr>
          <w:t>produire</w:t>
        </w:r>
        <w:r w:rsidR="00450DB9" w:rsidRPr="00BD4150">
          <w:rPr>
            <w:rFonts w:cstheme="minorHAnsi"/>
            <w:lang w:val="fr-CA"/>
          </w:rPr>
          <w:t xml:space="preserve"> </w:t>
        </w:r>
      </w:ins>
      <w:r w:rsidRPr="00BD4150">
        <w:rPr>
          <w:rFonts w:cstheme="minorHAnsi"/>
          <w:lang w:val="fr-CA"/>
        </w:rPr>
        <w:t xml:space="preserve">un fichier </w:t>
      </w:r>
      <w:r w:rsidRPr="00450DB9">
        <w:rPr>
          <w:rFonts w:cstheme="minorHAnsi"/>
          <w:i/>
          <w:lang w:val="fr-CA"/>
          <w:rPrChange w:id="71" w:author="Benoit, Pierre-Olivier" w:date="2019-09-30T16:08:00Z">
            <w:rPr>
              <w:rFonts w:cstheme="minorHAnsi"/>
              <w:lang w:val="fr-CA"/>
            </w:rPr>
          </w:rPrChange>
        </w:rPr>
        <w:t>Word</w:t>
      </w:r>
      <w:r w:rsidRPr="00BD4150">
        <w:rPr>
          <w:rFonts w:cstheme="minorHAnsi"/>
          <w:lang w:val="fr-CA"/>
        </w:rPr>
        <w:t xml:space="preserve"> avec du texte et des tableaux générés directement à partir des données et </w:t>
      </w:r>
      <w:ins w:id="72" w:author="Benoit, Pierre-Olivier" w:date="2019-09-30T16:07:00Z">
        <w:r w:rsidR="00450DB9">
          <w:rPr>
            <w:rFonts w:cstheme="minorHAnsi"/>
            <w:lang w:val="fr-CA"/>
          </w:rPr>
          <w:t xml:space="preserve">de vos </w:t>
        </w:r>
      </w:ins>
      <w:del w:id="73" w:author="Benoit, Pierre-Olivier" w:date="2019-09-30T16:07:00Z">
        <w:r w:rsidRPr="00BD4150" w:rsidDel="00450DB9">
          <w:rPr>
            <w:rFonts w:cstheme="minorHAnsi"/>
            <w:lang w:val="fr-CA"/>
          </w:rPr>
          <w:delText>de</w:delText>
        </w:r>
      </w:del>
      <w:del w:id="74" w:author="Benoit, Pierre-Olivier" w:date="2019-09-30T16:08:00Z">
        <w:r w:rsidRPr="00BD4150" w:rsidDel="00450DB9">
          <w:rPr>
            <w:rFonts w:cstheme="minorHAnsi"/>
            <w:lang w:val="fr-CA"/>
          </w:rPr>
          <w:delText xml:space="preserve">s </w:delText>
        </w:r>
      </w:del>
      <w:r w:rsidRPr="00BD4150">
        <w:rPr>
          <w:rFonts w:cstheme="minorHAnsi"/>
          <w:lang w:val="fr-CA"/>
        </w:rPr>
        <w:t>tests statistiques. Enfin, téléchargez votre analyse sur</w:t>
      </w:r>
      <w:ins w:id="75" w:author="Benoit, Pierre-Olivier" w:date="2019-09-30T16:09:00Z">
        <w:r w:rsidR="00FC3BCD">
          <w:rPr>
            <w:rFonts w:cstheme="minorHAnsi"/>
            <w:lang w:val="fr-CA"/>
          </w:rPr>
          <w:t xml:space="preserve"> </w:t>
        </w:r>
      </w:ins>
      <w:ins w:id="76" w:author="Benoit, Pierre-Olivier" w:date="2019-09-30T16:15:00Z">
        <w:r w:rsidR="00FC3BCD">
          <w:rPr>
            <w:rFonts w:cstheme="minorHAnsi"/>
            <w:lang w:val="fr-CA"/>
          </w:rPr>
          <w:t>le répertoire de données</w:t>
        </w:r>
      </w:ins>
      <w:ins w:id="77" w:author="Benoit, Pierre-Olivier" w:date="2019-09-30T16:13:00Z">
        <w:r w:rsidR="00450DB9">
          <w:rPr>
            <w:rFonts w:cstheme="minorHAnsi"/>
            <w:lang w:val="fr-CA"/>
          </w:rPr>
          <w:t xml:space="preserve"> </w:t>
        </w:r>
      </w:ins>
      <w:del w:id="78" w:author="Benoit, Pierre-Olivier" w:date="2019-09-30T16:14:00Z">
        <w:r w:rsidRPr="00BD4150" w:rsidDel="00FC3BCD">
          <w:rPr>
            <w:rFonts w:cstheme="minorHAnsi"/>
            <w:lang w:val="fr-CA"/>
          </w:rPr>
          <w:delText xml:space="preserve"> </w:delText>
        </w:r>
      </w:del>
      <w:proofErr w:type="spellStart"/>
      <w:r w:rsidRPr="00450DB9">
        <w:rPr>
          <w:rFonts w:cstheme="minorHAnsi"/>
          <w:i/>
          <w:lang w:val="fr-CA"/>
          <w:rPrChange w:id="79" w:author="Benoit, Pierre-Olivier" w:date="2019-09-30T16:08:00Z">
            <w:rPr>
              <w:rFonts w:cstheme="minorHAnsi"/>
              <w:lang w:val="fr-CA"/>
            </w:rPr>
          </w:rPrChange>
        </w:rPr>
        <w:t>Zenodo</w:t>
      </w:r>
      <w:proofErr w:type="spellEnd"/>
      <w:r w:rsidRPr="00BD4150">
        <w:rPr>
          <w:rFonts w:cstheme="minorHAnsi"/>
          <w:lang w:val="fr-CA"/>
        </w:rPr>
        <w:t xml:space="preserve"> pour la partager avec le monde entier.</w:t>
      </w:r>
    </w:p>
    <w:sectPr w:rsidR="000F3C2B" w:rsidRPr="00BD4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456979"/>
    <w:multiLevelType w:val="hybridMultilevel"/>
    <w:tmpl w:val="AF16940E"/>
    <w:lvl w:ilvl="0" w:tplc="0A48E9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Benoit, Pierre-Olivier">
    <w15:presenceInfo w15:providerId="AD" w15:userId="S-1-5-21-1960106616-3067359039-3699378462-377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369"/>
    <w:rsid w:val="000007BE"/>
    <w:rsid w:val="00027C0A"/>
    <w:rsid w:val="000819ED"/>
    <w:rsid w:val="000923D1"/>
    <w:rsid w:val="000F3C2B"/>
    <w:rsid w:val="00106578"/>
    <w:rsid w:val="00130E57"/>
    <w:rsid w:val="00135435"/>
    <w:rsid w:val="002E36D4"/>
    <w:rsid w:val="00410C8B"/>
    <w:rsid w:val="00441943"/>
    <w:rsid w:val="00450DB9"/>
    <w:rsid w:val="00657648"/>
    <w:rsid w:val="00982369"/>
    <w:rsid w:val="009B295D"/>
    <w:rsid w:val="009D0FED"/>
    <w:rsid w:val="009F4BAA"/>
    <w:rsid w:val="00A11523"/>
    <w:rsid w:val="00B519D6"/>
    <w:rsid w:val="00BD4150"/>
    <w:rsid w:val="00C114F8"/>
    <w:rsid w:val="00D256D6"/>
    <w:rsid w:val="00D3205F"/>
    <w:rsid w:val="00D967C1"/>
    <w:rsid w:val="00E961AF"/>
    <w:rsid w:val="00ED1A57"/>
    <w:rsid w:val="00FA71CF"/>
    <w:rsid w:val="00FC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E61E"/>
  <w15:chartTrackingRefBased/>
  <w15:docId w15:val="{7DAC08F8-140F-4383-BE58-747D3E15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2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3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">
    <w:name w:val="Table"/>
    <w:semiHidden/>
    <w:unhideWhenUsed/>
    <w:qFormat/>
    <w:rsid w:val="000007BE"/>
    <w:pPr>
      <w:spacing w:after="200" w:line="240" w:lineRule="auto"/>
    </w:pPr>
    <w:rPr>
      <w:sz w:val="24"/>
      <w:szCs w:val="24"/>
      <w:lang w:val="en-US"/>
    </w:rPr>
    <w:tblPr>
      <w:tblStyleRowBandSize w:val="1"/>
      <w:tblInd w:w="0" w:type="dxa"/>
      <w:tblBorders>
        <w:top w:val="single" w:sz="4" w:space="0" w:color="auto"/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98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D0FED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F3C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92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23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466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Katkov</dc:creator>
  <cp:keywords/>
  <dc:description/>
  <cp:lastModifiedBy>Benoit, Pierre-Olivier</cp:lastModifiedBy>
  <cp:revision>3</cp:revision>
  <dcterms:created xsi:type="dcterms:W3CDTF">2019-09-30T14:10:00Z</dcterms:created>
  <dcterms:modified xsi:type="dcterms:W3CDTF">2019-09-30T20:17:00Z</dcterms:modified>
</cp:coreProperties>
</file>